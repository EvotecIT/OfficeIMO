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ca54ffda7f884f98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t xml:space="preserve">Imported corpus body anchor</w:t>
      </w:r>
    </w:p>
    <w:p>
      <w:pPr/>
      <w:r>
        <w:t xml:space="preserve">Imported corpus footnote anchor</w:t>
      </w:r>
      <w:r>
        <w:rPr>
          <w:rStyle w:val="FootnoteReference"/>
        </w:rPr>
        <w:footnoteReference w:id="1"/>
      </w:r>
    </w:p>
    <w:p>
      <w:pPr/>
      <w:r>
        <w:t xml:space="preserve">Imported corpus endnote anchor</w:t>
      </w:r>
      <w:r>
        <w:rPr>
          <w:rStyle w:val="EndnoteReference"/>
        </w:rPr>
        <w:endnoteReference w:id="2"/>
      </w:r>
    </w:p>
    <w:sectPr w:rsidR="7E7070AB">
      <w:headerReference w:type="default" r:id="R47941cf71b574e21"/>
      <w:footerReference w:type="default" r:id="Rdfdcbda281c34db9"/>
      <w:pgSz w:w="12240" w:h="15840" w:code="1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nitials="IF" w:author="OfficeIMO Imported Fixture" w:date="2026-06-30T09:43:35.3533773+02:00" w:id="1">
    <w:p xmlns:w14="http://schemas.microsoft.com/office/word/2010/wordml" w14:paraId="00000001">
      <w:r>
        <w:t>Imported corpus header comment.</w:t>
      </w:r>
    </w:p>
  </w:comment>
  <w:comment w:initials="IF" w:author="OfficeIMO Imported Fixture" w:date="2026-06-30T09:43:35.3652402+02:00" w:id="2">
    <w:p xmlns:w14="http://schemas.microsoft.com/office/word/2010/wordml" w14:paraId="00000002">
      <w:r>
        <w:t>Imported corpus footer comment.</w:t>
      </w:r>
    </w:p>
  </w:comment>
  <w:comment w:initials="IF" w:author="OfficeIMO Imported Fixture" w:date="2026-06-30T09:43:35.3737359+02:00" w:id="3">
    <w:p xmlns:w14="http://schemas.microsoft.com/office/word/2010/wordml" w14:paraId="00000003">
      <w:r>
        <w:t>Imported corpus footnote comment.</w:t>
      </w:r>
    </w:p>
  </w:comment>
  <w:comment w:initials="IF" w:author="OfficeIMO Imported Fixture" w:date="2026-06-30T09:43:35.3764775+02:00" w:id="4">
    <w:p xmlns:w14="http://schemas.microsoft.com/office/word/2010/wordml" w14:paraId="00000004">
      <w:r>
        <w:t>Imported corpus endnote comment.</w:t>
      </w:r>
    </w:p>
  </w:comment>
</w:comments>
</file>

<file path=word/commentsExtended.xml><?xml version="1.0" encoding="utf-8"?>
<w15:commentsEx xmlns:w15="http://schemas.microsoft.com/office/word/2012/wordml">
  <w15:commentEx w15:paraId="00000001"/>
  <w15:commentEx w15:paraId="00000002"/>
  <w15:commentEx w15:paraId="00000003"/>
  <w15:commentEx w15:paraId="00000004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id="2">
    <w:p>
      <w:pPr>
        <w:pStyle w:val="EndnoteText"/>
      </w:pPr>
      <w:commentRangeStart w:id="4"/>
      <w:r>
        <w:rPr>
          <w:rStyle w:val="EndnoteReference"/>
        </w:rPr>
        <w:endnoteRef/>
      </w:r>
      <w:r>
        <w:t xml:space="preserve">Imported corpus endnote comment target</w:t>
      </w:r>
      <w:commentRangeEnd w:id="4"/>
      <w:r>
        <w:commentReference w:id="4"/>
      </w:r>
      <w:ins w:author="OfficeIMO Imported Fixture" w:date="2026-06-30T12:00:00Z" w:id="4">
        <w:r w:rsidR="9999E399">
          <w:t xml:space="preserve">Imported corpus endnote insertion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commentRangeStart w:id="2"/>
    <w:r>
      <w:t xml:space="preserve">Imported corpus footer comment target</w:t>
    </w:r>
    <w:commentRangeEnd w:id="2"/>
    <w:r>
      <w:commentReference w:id="2"/>
    </w:r>
    <w:ins w:author="OfficeIMO Imported Fixture" w:date="2026-06-30T12:00:00Z" w:id="2">
      <w:r w:rsidR="B3E03C5B">
        <w:t xml:space="preserve">Imported corpus footer insertion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commentRangeStart w:id="3"/>
      <w:r>
        <w:rPr>
          <w:rStyle w:val="FootnoteReference"/>
        </w:rPr>
        <w:footnoteRef/>
      </w:r>
      <w:r>
        <w:t xml:space="preserve">Imported corpus footnote comment target</w:t>
      </w:r>
      <w:commentRangeEnd w:id="3"/>
      <w:r>
        <w:commentReference w:id="3"/>
      </w:r>
      <w:ins w:author="OfficeIMO Imported Fixture" w:date="2026-06-30T12:00:00Z" w:id="3">
        <w:r w:rsidR="86E5244B">
          <w:t xml:space="preserve">Imported corpus footnote insertion</w:t>
        </w:r>
      </w:ins>
    </w:p>
  </w:footnote>
</w:footnotes>
</file>

<file path=word/header1.xml><?xml version="1.0" encoding="utf-8"?>
<w:hdr xmlns:w="http://schemas.openxmlformats.org/wordprocessingml/2006/main">
  <w:p>
    <w:pPr/>
    <w:commentRangeStart w:id="1"/>
    <w:r>
      <w:t xml:space="preserve">Imported corpus header comment target</w:t>
    </w:r>
    <w:commentRangeEnd w:id="1"/>
    <w:r>
      <w:commentReference w:id="1"/>
    </w:r>
    <w:ins w:author="OfficeIMO Imported Fixture" w:date="2026-06-30T12:00:00Z" w:id="1">
      <w:r w:rsidR="AAEB948C">
        <w:t xml:space="preserve">Imported corpus header insertion</w:t>
      </w:r>
    </w:ins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47941cf71b574e21" />
  <Relationship Type="http://schemas.openxmlformats.org/officeDocument/2006/relationships/footer" Target="footer1.xml" Id="Rdfdcbda281c34db9" />
  <Relationship Type="http://schemas.openxmlformats.org/officeDocument/2006/relationships/comments" Target="comments.xml" Id="R72422f58e8e046f4" />
  <Relationship Type="http://schemas.microsoft.com/office/2011/relationships/commentsExtended" Target="commentsExtended.xml" Id="R42eb17d6c3bd4a1f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