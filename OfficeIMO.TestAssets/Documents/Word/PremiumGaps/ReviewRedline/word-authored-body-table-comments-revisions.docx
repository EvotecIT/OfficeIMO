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F321" w14:textId="77777777" w:rsidR="007A0A1E" w:rsidRDefault="007A0A1E">
      <w:commentRangeStart w:id="0"/>
      <w:r>
        <w:t>Word COM body comment target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57FA895A" w14:textId="752F3C5C" w:rsidR="007A0A1E" w:rsidRDefault="007A0A1E">
      <w:del w:id="1" w:author="OfficeIMO Word COM Fixture" w:date="2026-06-29T12:00:00Z" w16du:dateUtc="2026-06-29T12:00:00Z">
        <w:r w:rsidDel="007A0A1E">
          <w:delText>Word COM deletion target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7A0A1E" w14:paraId="1822E2F4" w14:textId="77777777" w:rsidTr="007A0A1E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A82D49A" w14:textId="0D69574D" w:rsidR="007A0A1E" w:rsidRDefault="007A0A1E">
            <w:commentRangeStart w:id="2"/>
            <w:r>
              <w:t>Word COM table comment target</w:t>
            </w:r>
            <w:commentRangeEnd w:id="2"/>
            <w:r>
              <w:rPr>
                <w:rStyle w:val="CommentReference"/>
                <w:sz w:val="24"/>
                <w:szCs w:val="24"/>
              </w:rPr>
              <w:commentReference w:id="2"/>
            </w:r>
          </w:p>
        </w:tc>
      </w:tr>
    </w:tbl>
    <w:p w14:paraId="49F6AB6B" w14:textId="77777777" w:rsidR="007A0A1E" w:rsidRDefault="007A0A1E">
      <w:pPr>
        <w:rPr>
          <w:ins w:id="3" w:author="OfficeIMO Word COM Fixture" w:date="2026-06-29T12:00:00Z" w16du:dateUtc="2026-06-29T12:00:00Z"/>
        </w:rPr>
      </w:pPr>
    </w:p>
    <w:p w14:paraId="5B1314D7" w14:textId="171B163E" w:rsidR="00954BA7" w:rsidRDefault="007A0A1E">
      <w:ins w:id="4" w:author="OfficeIMO Word COM Fixture" w:date="2026-06-29T12:00:00Z" w16du:dateUtc="2026-06-29T12:00:00Z">
        <w:r>
          <w:t>Word COM inserted body revision</w:t>
        </w:r>
      </w:ins>
    </w:p>
    <w:sectPr w:rsidR="00954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fficeIMO Word COM Fixture" w:date="2026-06-29T12:00:00Z" w:initials="OWC">
    <w:p w14:paraId="417422A7" w14:textId="16AA9C0E" w:rsidR="007A0A1E" w:rsidRDefault="007A0A1E">
      <w:pPr>
        <w:pStyle w:val="CommentText"/>
      </w:pPr>
      <w:r>
        <w:rPr>
          <w:rStyle w:val="CommentReference"/>
        </w:rPr>
        <w:annotationRef/>
      </w:r>
      <w:r>
        <w:t>Word COM body comment for review corpus.</w:t>
      </w:r>
    </w:p>
  </w:comment>
  <w:comment w:id="2" w:author="OfficeIMO Word COM Fixture" w:date="2026-06-29T12:00:00Z" w:initials="OWC">
    <w:p w14:paraId="1D46E257" w14:textId="395CFFBC" w:rsidR="007A0A1E" w:rsidRDefault="007A0A1E">
      <w:pPr>
        <w:pStyle w:val="CommentText"/>
      </w:pPr>
      <w:r>
        <w:rPr>
          <w:rStyle w:val="CommentReference"/>
        </w:rPr>
        <w:annotationRef/>
      </w:r>
      <w:r>
        <w:t>Word COM table comment for review corpus.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7422A7" w15:done="0"/>
  <w15:commentEx w15:paraId="1D46E2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553763" w16cex:dateUtc="2026-06-29T12:00:00Z"/>
  <w16cex:commentExtensible w16cex:durableId="5841FF5D" w16cex:dateUtc="2026-06-29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7422A7" w16cid:durableId="66553763"/>
  <w16cid:commentId w16cid:paraId="1D46E257" w16cid:durableId="5841FF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ficeIMO Word COM Fixture">
    <w15:presenceInfo w15:providerId="AD" w15:userId="S::przemyslaw.klys@evotec.pl::e6a8f1cf-0874-4323-a12f-2bf51bb6df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1E"/>
    <w:rsid w:val="007A0A1E"/>
    <w:rsid w:val="00954BA7"/>
    <w:rsid w:val="009A0E98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2ED3"/>
  <w15:chartTrackingRefBased/>
  <w15:docId w15:val="{35474B71-BF03-47CC-B9E0-D39C5AC5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1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0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A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A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A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A1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A0A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Word COM Fixture</dc:creator>
  <cp:keywords/>
  <dc:description/>
  <cp:lastModifiedBy>OfficeIMO Word COM Fixture</cp:lastModifiedBy>
  <cp:revision>1</cp:revision>
  <dcterms:created xsi:type="dcterms:W3CDTF">2026-06-29T12:00:00Z</dcterms:created>
  <dcterms:modified xsi:type="dcterms:W3CDTF">2026-06-29T12:00:00Z</dcterms:modified>
</cp:coreProperties>
</file>