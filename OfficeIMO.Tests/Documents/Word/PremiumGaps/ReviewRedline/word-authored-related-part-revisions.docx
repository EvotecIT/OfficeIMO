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F70A" w14:textId="0E6BF8B7" w:rsidR="00E23F82" w:rsidRDefault="00E23F82">
      <w:r>
        <w:t>W</w:t>
      </w:r>
      <w:r>
        <w:rPr>
          <w:rStyle w:val="FootnoteReference"/>
        </w:rPr>
        <w:footnoteReference w:id="1"/>
      </w:r>
      <w:r>
        <w:t>ord COM related-part body anchor</w:t>
      </w:r>
    </w:p>
    <w:p w14:paraId="2F5734AB" w14:textId="73B26A8E" w:rsidR="00954BA7" w:rsidRDefault="00E23F82">
      <w:r>
        <w:rPr>
          <w:rStyle w:val="EndnoteReference"/>
        </w:rPr>
        <w:endnoteReference w:id="1"/>
      </w:r>
    </w:p>
    <w:sectPr w:rsidR="00954B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1BCF5" w14:textId="77777777" w:rsidR="00A70055" w:rsidRDefault="00A70055" w:rsidP="00E23F82">
      <w:pPr>
        <w:spacing w:after="0" w:line="240" w:lineRule="auto"/>
      </w:pPr>
      <w:r>
        <w:separator/>
      </w:r>
    </w:p>
  </w:endnote>
  <w:endnote w:type="continuationSeparator" w:id="0">
    <w:p w14:paraId="592DE0F1" w14:textId="77777777" w:rsidR="00A70055" w:rsidRDefault="00A70055" w:rsidP="00E23F82">
      <w:pPr>
        <w:spacing w:after="0" w:line="240" w:lineRule="auto"/>
      </w:pPr>
      <w:r>
        <w:continuationSeparator/>
      </w:r>
    </w:p>
  </w:endnote>
  <w:endnote w:id="1">
    <w:p w14:paraId="01CFCAF9" w14:textId="54B13827" w:rsidR="00E23F82" w:rsidRDefault="00E23F82">
      <w:pPr>
        <w:pStyle w:val="EndnoteText"/>
        <w:rPr>
          <w:ins w:id="3" w:author="OfficeIMO Word COM Fixture" w:date="2026-06-29T17:14:00Z" w16du:dateUtc="2026-06-29T15:14:00Z"/>
        </w:rPr>
      </w:pPr>
      <w:r>
        <w:rPr>
          <w:rStyle w:val="EndnoteReference"/>
        </w:rPr>
        <w:endnoteRef/>
      </w:r>
      <w:r>
        <w:t xml:space="preserve"> </w:t>
      </w:r>
      <w:del w:id="4" w:author="OfficeIMO Word COM Fixture" w:date="2026-06-29T17:14:00Z" w16du:dateUtc="2026-06-29T15:14:00Z">
        <w:r w:rsidDel="00E23F82">
          <w:delText>Word COM endnote deletion target</w:delText>
        </w:r>
      </w:del>
    </w:p>
    <w:p w14:paraId="1EAEC884" w14:textId="1BAA5ED1" w:rsidR="00E23F82" w:rsidRDefault="00E23F82">
      <w:pPr>
        <w:pStyle w:val="EndnoteText"/>
      </w:pPr>
      <w:ins w:id="5" w:author="OfficeIMO Word COM Fixture" w:date="2026-06-29T17:14:00Z" w16du:dateUtc="2026-06-29T15:14:00Z">
        <w:r>
          <w:t>Word COM endnote inserted revision</w:t>
        </w:r>
      </w:ins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95060" w14:textId="77777777" w:rsidR="00E23F82" w:rsidRDefault="00E23F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1E61" w14:textId="51BAC253" w:rsidR="00E23F82" w:rsidRDefault="00E23F82">
    <w:pPr>
      <w:pStyle w:val="Footer"/>
    </w:pPr>
    <w:del w:id="9" w:author="OfficeIMO Word COM Fixture" w:date="2026-06-29T17:14:00Z" w16du:dateUtc="2026-06-29T15:14:00Z">
      <w:r w:rsidDel="00E23F82">
        <w:delText>Word COM footer deletion target</w:delText>
      </w:r>
    </w:del>
  </w:p>
  <w:p w14:paraId="7119379C" w14:textId="77777777" w:rsidR="00E23F82" w:rsidRDefault="00E23F82">
    <w:pPr>
      <w:pStyle w:val="Footer"/>
      <w:rPr>
        <w:ins w:id="10" w:author="OfficeIMO Word COM Fixture" w:date="2026-06-29T17:14:00Z" w16du:dateUtc="2026-06-29T15:14:00Z"/>
      </w:rPr>
    </w:pPr>
  </w:p>
  <w:p w14:paraId="69A67065" w14:textId="6F774CF6" w:rsidR="00E23F82" w:rsidRDefault="00E23F82">
    <w:pPr>
      <w:pStyle w:val="Footer"/>
    </w:pPr>
    <w:ins w:id="11" w:author="OfficeIMO Word COM Fixture" w:date="2026-06-29T17:14:00Z" w16du:dateUtc="2026-06-29T15:14:00Z">
      <w:r>
        <w:t>Word COM footer inserted revision</w:t>
      </w:r>
    </w:ins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6A85" w14:textId="77777777" w:rsidR="00E23F82" w:rsidRDefault="00E23F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5CF72" w14:textId="77777777" w:rsidR="00A70055" w:rsidRDefault="00A70055" w:rsidP="00E23F82">
      <w:pPr>
        <w:spacing w:after="0" w:line="240" w:lineRule="auto"/>
      </w:pPr>
      <w:r>
        <w:separator/>
      </w:r>
    </w:p>
  </w:footnote>
  <w:footnote w:type="continuationSeparator" w:id="0">
    <w:p w14:paraId="0069AA06" w14:textId="77777777" w:rsidR="00A70055" w:rsidRDefault="00A70055" w:rsidP="00E23F82">
      <w:pPr>
        <w:spacing w:after="0" w:line="240" w:lineRule="auto"/>
      </w:pPr>
      <w:r>
        <w:continuationSeparator/>
      </w:r>
    </w:p>
  </w:footnote>
  <w:footnote w:id="1">
    <w:p w14:paraId="2667C2BD" w14:textId="29F77DC6" w:rsidR="00E23F82" w:rsidRDefault="00E23F82">
      <w:pPr>
        <w:pStyle w:val="FootnoteText"/>
        <w:rPr>
          <w:ins w:id="0" w:author="OfficeIMO Word COM Fixture" w:date="2026-06-29T17:14:00Z" w16du:dateUtc="2026-06-29T15:14:00Z"/>
        </w:rPr>
      </w:pPr>
      <w:r>
        <w:rPr>
          <w:rStyle w:val="FootnoteReference"/>
        </w:rPr>
        <w:footnoteRef/>
      </w:r>
      <w:r>
        <w:t xml:space="preserve"> </w:t>
      </w:r>
      <w:del w:id="1" w:author="OfficeIMO Word COM Fixture" w:date="2026-06-29T17:14:00Z" w16du:dateUtc="2026-06-29T15:14:00Z">
        <w:r w:rsidDel="00E23F82">
          <w:delText>Word COM footnote deletion target</w:delText>
        </w:r>
      </w:del>
    </w:p>
    <w:p w14:paraId="5F312CDE" w14:textId="75A69DA8" w:rsidR="00E23F82" w:rsidRDefault="00E23F82">
      <w:pPr>
        <w:pStyle w:val="FootnoteText"/>
      </w:pPr>
      <w:ins w:id="2" w:author="OfficeIMO Word COM Fixture" w:date="2026-06-29T17:14:00Z" w16du:dateUtc="2026-06-29T15:14:00Z">
        <w:r>
          <w:t>Word COM footnote inserted revision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FD5E" w14:textId="77777777" w:rsidR="00E23F82" w:rsidRDefault="00E23F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3AF1" w14:textId="118DEFB3" w:rsidR="00E23F82" w:rsidRDefault="00E23F82">
    <w:pPr>
      <w:pStyle w:val="Header"/>
    </w:pPr>
    <w:del w:id="6" w:author="OfficeIMO Word COM Fixture" w:date="2026-06-29T17:14:00Z" w16du:dateUtc="2026-06-29T15:14:00Z">
      <w:r w:rsidDel="00E23F82">
        <w:delText>Word COM header deletion target</w:delText>
      </w:r>
    </w:del>
  </w:p>
  <w:p w14:paraId="79AE3552" w14:textId="77777777" w:rsidR="00E23F82" w:rsidRDefault="00E23F82">
    <w:pPr>
      <w:pStyle w:val="Header"/>
      <w:rPr>
        <w:ins w:id="7" w:author="OfficeIMO Word COM Fixture" w:date="2026-06-29T17:14:00Z" w16du:dateUtc="2026-06-29T15:14:00Z"/>
      </w:rPr>
    </w:pPr>
  </w:p>
  <w:p w14:paraId="60BD03D2" w14:textId="2B40848D" w:rsidR="00E23F82" w:rsidRDefault="00E23F82">
    <w:pPr>
      <w:pStyle w:val="Header"/>
    </w:pPr>
    <w:ins w:id="8" w:author="OfficeIMO Word COM Fixture" w:date="2026-06-29T17:14:00Z" w16du:dateUtc="2026-06-29T15:14:00Z">
      <w:r>
        <w:t>Word COM header inserted revision</w:t>
      </w:r>
    </w:ins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D04D" w14:textId="77777777" w:rsidR="00E23F82" w:rsidRDefault="00E23F82">
    <w:pPr>
      <w:pStyle w:val="Header"/>
    </w:pPr>
  </w:p>
</w:hdr>
</file>

<file path=word/people.xml><?xml version="1.0" encoding="utf-8"?>
<w15:people xmlns:mc="http://schemas.openxmlformats.org/markup-compatibility/2006" xmlns:w15="http://schemas.microsoft.com/office/word/2012/wordml" mc:Ignorable="w15">
  <w15:person w15:author="OfficeIMO Word COM Fixture">
    <w15:presenceInfo w15:providerId="Fixture" w15:userId="S::officeimo.wordcom.fixture@example.invalid::00000000-0000-0000-0000-000000000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82"/>
    <w:rsid w:val="006A5D28"/>
    <w:rsid w:val="00954BA7"/>
    <w:rsid w:val="00A70055"/>
    <w:rsid w:val="00AD5D4F"/>
    <w:rsid w:val="00E2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B3AEA"/>
  <w15:chartTrackingRefBased/>
  <w15:docId w15:val="{C030CC9F-56F2-4910-9C7C-5933A7A8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F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F82"/>
  </w:style>
  <w:style w:type="paragraph" w:styleId="Footer">
    <w:name w:val="footer"/>
    <w:basedOn w:val="Normal"/>
    <w:link w:val="FooterChar"/>
    <w:uiPriority w:val="99"/>
    <w:unhideWhenUsed/>
    <w:rsid w:val="00E23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F82"/>
  </w:style>
  <w:style w:type="paragraph" w:styleId="FootnoteText">
    <w:name w:val="footnote text"/>
    <w:basedOn w:val="Normal"/>
    <w:link w:val="FootnoteTextChar"/>
    <w:uiPriority w:val="99"/>
    <w:semiHidden/>
    <w:unhideWhenUsed/>
    <w:rsid w:val="00E23F8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3F8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23F8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3F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3F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23F82"/>
    <w:rPr>
      <w:vertAlign w:val="superscript"/>
    </w:rPr>
  </w:style>
  <w:style w:type="paragraph" w:styleId="Revision">
    <w:name w:val="Revision"/>
    <w:hidden/>
    <w:uiPriority w:val="99"/>
    <w:semiHidden/>
    <w:rsid w:val="00E23F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OfficeIMO Word COM related-part review fixture</dc:title>
  <dc:creator>OfficeIMO Fixture</dc:creator>
  <cp:lastModifiedBy>OfficeIMO Fixture</cp:lastModifiedBy>
  <dcterms:created xsi:type="dcterms:W3CDTF">2026-06-29T00:00:00Z</dcterms:created>
  <dcterms:modified xsi:type="dcterms:W3CDTF">2026-06-29T00:00:00Z</dcterms:modified>
</cp:coreProperties>
</file>