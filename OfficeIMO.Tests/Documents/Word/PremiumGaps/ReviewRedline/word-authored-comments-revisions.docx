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56EFC" w14:textId="26463B38" w:rsidR="00954BA7" w:rsidRDefault="0057189A">
      <w:commentRangeStart w:id="0"/>
      <w:r>
        <w:t>Word-authored comment target</w:t>
      </w:r>
      <w:commentRangeEnd w:id="0"/>
      <w:r>
        <w:rPr>
          <w:rStyle w:val="CommentReference"/>
          <w:sz w:val="24"/>
          <w:szCs w:val="24"/>
        </w:rPr>
        <w:commentReference w:id="0"/>
      </w:r>
      <w:r>
        <w:t xml:space="preserve"> for OfficeIMO review readback.</w:t>
      </w:r>
    </w:p>
    <w:p w14:paraId="60ACB497" w14:textId="1930D99E" w:rsidR="0057189A" w:rsidRDefault="0057189A">
      <w:pPr>
        <w:rPr>
          <w:ins w:id="1" w:author="OfficeIMO Word Fixture" w:date="2026-06-29T08:00:00Z" w16du:dateUtc="2026-06-29T05:47:00Z"/>
        </w:rPr>
      </w:pPr>
      <w:del w:id="2" w:author="OfficeIMO Word Fixture" w:date="2026-06-29T08:00:00Z" w16du:dateUtc="2026-06-29T05:47:00Z">
        <w:r w:rsidDel="0057189A">
          <w:delText>Word-authored deletion target</w:delText>
        </w:r>
      </w:del>
    </w:p>
    <w:p w14:paraId="201CF70B" w14:textId="123E2BB4" w:rsidR="0057189A" w:rsidRDefault="0057189A">
      <w:ins w:id="3" w:author="OfficeIMO Word Fixture" w:date="2026-06-29T08:00:00Z" w16du:dateUtc="2026-06-29T05:47:00Z">
        <w:r>
          <w:t>Word-authored inserted revision</w:t>
        </w:r>
      </w:ins>
    </w:p>
    <w:sectPr w:rsidR="005718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OfficeIMO Word Fixture" w:date="2026-06-29T08:00:00Z" w:initials="OWF">
    <w:p w14:paraId="6F5A8FCF" w14:textId="7B2114C8" w:rsidR="0057189A" w:rsidRDefault="0057189A">
      <w:pPr>
        <w:pStyle w:val="CommentText"/>
      </w:pPr>
      <w:r>
        <w:rPr>
          <w:rStyle w:val="CommentReference"/>
        </w:rPr>
        <w:annotationRef/>
      </w:r>
      <w:r>
        <w:t>Word-authored comment for review corpus.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F5A8FC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5EC5328" w16cex:dateUtc="2026-06-29T05:4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F5A8FCF" w16cid:durableId="55EC5328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OfficeIMO Word Fixture">
    <w15:presenceInfo w15:providerId="AD" w15:userId="S::officeimo.fixture@example.invalid::00000000-0000-0000-0000-00000000000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89A"/>
    <w:rsid w:val="0057189A"/>
    <w:rsid w:val="00954BA7"/>
    <w:rsid w:val="00AD5D4F"/>
    <w:rsid w:val="00AF6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779400"/>
  <w15:chartTrackingRefBased/>
  <w15:docId w15:val="{C2561E34-7543-4697-AB4E-5248B8094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18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18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18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18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18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18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18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18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18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18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18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18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18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18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18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18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18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18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18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18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18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18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18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18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18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18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18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18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189A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57189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7189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7189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7189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7189A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57189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</Words>
  <Characters>105</Characters>
  <Application>Microsoft Office Word</Application>
  <DocSecurity>0</DocSecurity>
  <Lines>1</Lines>
  <Paragraphs>1</Paragraphs>
  <ScaleCrop>false</ScaleCrop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OfficeIMO Word Fixture</dc:creator>
  <cp:keywords/>
  <dc:description/>
  <cp:lastModifiedBy>OfficeIMO Word Fixture</cp:lastModifiedBy>
  <cp:revision>1</cp:revision>
  <dcterms:created xsi:type="dcterms:W3CDTF">2026-06-29T08:00:00Z</dcterms:created>
  <dcterms:modified xsi:type="dcterms:W3CDTF">2026-06-29T08:00:00Z</dcterms:modified>
</cp:coreProperties>
</file>