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5B08" w14:textId="120B44B4" w:rsidR="00954BA7" w:rsidRDefault="00F02F1B">
      <w:moveFromRangeStart w:id="0" w:author="OfficeIMO Word Fixture" w:name="move233612377"/>
      <w:moveFrom w:id="1" w:author="OfficeIMO Word Fixture" w16du:dateUtc="2026-06-29T08:00:00Z">
        <w:r w:rsidDel="00F02F1B">
          <w:t>Word-authored move source</w:t>
        </w:r>
      </w:moveFrom>
      <w:moveFromRangeEnd w:id="0"/>
    </w:p>
    <w:p w14:paraId="293BF1FB" w14:textId="7BBEE958" w:rsidR="00F02F1B" w:rsidRDefault="00F02F1B">
      <w:r w:rsidRPr="00F02F1B">
        <w:rPr>
          <w:b/>
          <w:rPrChange w:id="2" w:author="OfficeIMO Word Fixture">
            <w:rPr/>
          </w:rPrChange>
        </w:rPr>
        <w:t>Word-authored run formatting target</w:t>
      </w:r>
    </w:p>
    <w:tbl>
      <w:tblPr>
        <w:tblW w:w="0" w:type="auto"/>
        <w:shd w:val="clear" w:color="auto" w:fill="FFC000"/>
        <w:tblLayout w:type="fixed"/>
        <w:tblLook w:val="0000" w:firstRow="0" w:lastRow="0" w:firstColumn="0" w:lastColumn="0" w:noHBand="0" w:noVBand="0"/>
        <w:tblPrChange w:id="3" w:author="OfficeIMO Word Fixture">
          <w:tblPr>
            <w:tblW w:w="0" w:type="auto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9360"/>
        <w:tblGridChange w:id="4">
          <w:tblGrid>
            <w:gridCol w:w="9360"/>
          </w:tblGrid>
        </w:tblGridChange>
      </w:tblGrid>
      <w:tr w:rsidR="00F02F1B" w14:paraId="4E9EAC59" w14:textId="77777777" w:rsidTr="00F02F1B">
        <w:tblPrEx>
          <w:tblCellMar>
            <w:top w:w="0" w:type="dxa"/>
            <w:bottom w:w="0" w:type="dxa"/>
          </w:tblCellMar>
          <w:tblPrExChange w:id="5" w:author="OfficeIMO Word Fixture">
            <w:tblPrEx>
              <w:tblCellMar>
                <w:top w:w="0" w:type="dxa"/>
                <w:bottom w:w="0" w:type="dxa"/>
              </w:tblCellMar>
            </w:tblPrEx>
          </w:tblPrExChange>
        </w:tblPrEx>
        <w:tc>
          <w:tcPr>
            <w:tcW w:w="9360" w:type="dxa"/>
            <w:shd w:val="clear" w:color="auto" w:fill="FFC000"/>
            <w:tcPrChange w:id="6" w:author="OfficeIMO Word Fixture">
              <w:tcPr>
                <w:tcW w:w="9360" w:type="dxa"/>
              </w:tcPr>
            </w:tcPrChange>
          </w:tcPr>
          <w:p w14:paraId="3A865604" w14:textId="3846A474" w:rsidR="00F02F1B" w:rsidRDefault="00F02F1B">
            <w:r>
              <w:t>Word-authored cell formatting target</w:t>
            </w:r>
          </w:p>
        </w:tc>
      </w:tr>
    </w:tbl>
    <w:p w14:paraId="4955E2A9" w14:textId="77777777" w:rsidR="00F02F1B" w:rsidRDefault="00F02F1B"/>
    <w:p w14:paraId="24ED9CAF" w14:textId="1C0C5CB4" w:rsidR="00F02F1B" w:rsidRDefault="00F02F1B">
      <w:ins w:id="7" w:author="OfficeIMO Word Fixture">
        <w:r>
          <w:t xml:space="preserve">Word-authored moved destination: </w:t>
        </w:r>
      </w:ins>
      <w:moveToRangeStart w:id="8" w:author="OfficeIMO Word Fixture" w:name="move233612377"/>
      <w:moveTo w:id="9" w:author="OfficeIMO Word Fixture" w16du:dateUtc="2026-06-29T08:00:00Z">
        <w:r>
          <w:t>Word-authored move source</w:t>
        </w:r>
      </w:moveTo>
      <w:moveToRangeEnd w:id="8"/>
    </w:p>
    <w:sectPr w:rsidR="00F02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1B"/>
    <w:rsid w:val="00954BA7"/>
    <w:rsid w:val="009E6B1E"/>
    <w:rsid w:val="00AD5D4F"/>
    <w:rsid w:val="00F0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C220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F1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02F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Word Fixture</dc:creator>
  <cp:keywords/>
  <dc:description/>
  <cp:lastModifiedBy>OfficeIMO Word Fixture</cp:lastModifiedBy>
  <cp:revision>1</cp:revision>
  <dcterms:created xsi:type="dcterms:W3CDTF">2026-06-29T08:00:00Z</dcterms:created>
  <dcterms:modified xsi:type="dcterms:W3CDTF">2026-06-29T08:00:00Z</dcterms:modified>
</cp:coreProperties>
</file>